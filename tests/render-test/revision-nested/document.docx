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Before </w:t>
      </w:r>
      <w:del w:id="10" w:author="Outer Deleter" w:date="2024-01-01T00:00:00Z">
        <w:ins w:id="11" w:author="Inner Inserter" w:date="2024-01-02T00:00:00Z">
          <w:r>
            <w:t>nested-insert</w:t>
          </w:r>
        </w:ins>
      </w:del>
      <w:r>
        <w:t> after</w:t>
      </w:r>
    </w:p>
  </w:body>
</w:document>
</file>